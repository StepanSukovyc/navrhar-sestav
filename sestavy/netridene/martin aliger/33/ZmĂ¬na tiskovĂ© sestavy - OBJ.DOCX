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72" w:type="dxa"/>
        <w:tblLayout w:type="fixed"/>
        <w:tblCellMar>
          <w:left w:w="0" w:type="dxa"/>
          <w:right w:w="0" w:type="dxa"/>
        </w:tblCellMar>
        <w:tblLook w:val="0000"/>
      </w:tblPr>
      <w:tblGrid>
        <w:gridCol w:w="5160"/>
        <w:gridCol w:w="3912"/>
      </w:tblGrid>
      <w:tr w:rsidR="00AD40E3">
        <w:tc>
          <w:tcPr>
            <w:tcW w:w="5160" w:type="dxa"/>
          </w:tcPr>
          <w:p w:rsidR="00AD40E3" w:rsidRDefault="00AD40E3">
            <w:pPr>
              <w:rPr>
                <w:b/>
                <w:bCs/>
              </w:rPr>
            </w:pPr>
            <w:r>
              <w:rPr>
                <w:b/>
                <w:bCs/>
              </w:rPr>
              <w:t>Odběratel:</w:t>
            </w:r>
          </w:p>
          <w:p w:rsidR="00AD40E3" w:rsidRDefault="00AD40E3">
            <w:r>
              <w:t>Regionální rada regionu soudržnosti Střední Čechy</w:t>
            </w:r>
            <w:r>
              <w:tab/>
            </w:r>
          </w:p>
          <w:p w:rsidR="00AD40E3" w:rsidRDefault="00562733">
            <w:r>
              <w:t>Karlovo náměstí 313/8</w:t>
            </w:r>
            <w:r w:rsidR="00AA3C59">
              <w:t>, 120 00 Praha 2</w:t>
            </w:r>
            <w:r w:rsidR="00AD40E3">
              <w:tab/>
            </w:r>
          </w:p>
          <w:p w:rsidR="00AD40E3" w:rsidRDefault="00AF0070">
            <w:r>
              <w:t>tel.: 222 749</w:t>
            </w:r>
            <w:r w:rsidR="00AD40E3">
              <w:t xml:space="preserve"> </w:t>
            </w:r>
            <w:fldSimple w:instr=" NUMCHARS  \# &quot;000&quot; \* Upper  \* MERGEFORMAT ">
              <w:r w:rsidR="00A07FD1">
                <w:rPr>
                  <w:noProof/>
                </w:rPr>
                <w:t>839</w:t>
              </w:r>
            </w:fldSimple>
            <w:r w:rsidR="00AD40E3">
              <w:tab/>
            </w:r>
          </w:p>
          <w:p w:rsidR="00AD40E3" w:rsidRDefault="00AD40E3">
            <w:r>
              <w:t>číslo účtu:</w:t>
            </w:r>
            <w:r w:rsidR="00572AC3">
              <w:t xml:space="preserve"> </w:t>
            </w:r>
            <w:del w:id="0" w:author="rothova" w:date="2017-06-23T10:02:00Z">
              <w:r w:rsidR="00572AC3" w:rsidDel="007E6122">
                <w:delText>2014710029</w:delText>
              </w:r>
            </w:del>
            <w:ins w:id="1" w:author="rothova" w:date="2017-06-23T10:02:00Z">
              <w:r w:rsidR="007E6122">
                <w:t>2014710096</w:t>
              </w:r>
            </w:ins>
            <w:r w:rsidR="00572AC3">
              <w:t>/6000</w:t>
            </w:r>
            <w:r>
              <w:t xml:space="preserve"> </w:t>
            </w:r>
            <w:r>
              <w:tab/>
            </w:r>
          </w:p>
          <w:p w:rsidR="00AD40E3" w:rsidRDefault="00AD40E3">
            <w:r>
              <w:t>IČ: 75082314</w:t>
            </w:r>
            <w:r>
              <w:tab/>
            </w:r>
          </w:p>
          <w:p w:rsidR="00AD40E3" w:rsidRDefault="00AD40E3">
            <w:r>
              <w:t>DIČ: CZ 75082314</w:t>
            </w:r>
          </w:p>
        </w:tc>
        <w:tc>
          <w:tcPr>
            <w:tcW w:w="3912" w:type="dxa"/>
          </w:tcPr>
          <w:p w:rsidR="00015633" w:rsidRDefault="00AD40E3">
            <w:pPr>
              <w:rPr>
                <w:b/>
                <w:bCs/>
              </w:rPr>
            </w:pPr>
            <w:r>
              <w:rPr>
                <w:b/>
                <w:bCs/>
              </w:rPr>
              <w:t>Dodavatel:</w:t>
            </w:r>
          </w:p>
          <w:p w:rsidR="005931A6" w:rsidRDefault="005931A6">
            <w:pPr>
              <w:rPr>
                <w:b/>
                <w:bCs/>
              </w:rPr>
            </w:pPr>
          </w:p>
          <w:p w:rsidR="00AD40E3" w:rsidRDefault="00AD40E3" w:rsidP="00A11A9E"/>
        </w:tc>
      </w:tr>
      <w:tr w:rsidR="00AD40E3">
        <w:trPr>
          <w:cantSplit/>
        </w:trPr>
        <w:tc>
          <w:tcPr>
            <w:tcW w:w="9072" w:type="dxa"/>
            <w:gridSpan w:val="2"/>
          </w:tcPr>
          <w:p w:rsidR="00AD40E3" w:rsidRDefault="00AD40E3"/>
          <w:p w:rsidR="00ED1C6C" w:rsidRDefault="00610B8B" w:rsidP="00705912">
            <w:pPr>
              <w:jc w:val="right"/>
            </w:pPr>
            <w:r>
              <w:t xml:space="preserve">Praha </w:t>
            </w:r>
            <w:bookmarkStart w:id="2" w:name="Text9"/>
            <w:del w:id="3" w:author="rothova" w:date="2017-06-23T10:03:00Z">
              <w:r w:rsidR="009B5267" w:rsidDel="007E6122">
                <w:fldChar w:fldCharType="begin" w:fldLock="1">
                  <w:ffData>
                    <w:name w:val="Text5"/>
                    <w:enabled/>
                    <w:calcOnExit w:val="0"/>
                    <w:statusText w:type="text" w:val="MSWField: SML_HLA_DAT_UZAV"/>
                    <w:textInput>
                      <w:default w:val="02.06.2017 00:00:00"/>
                    </w:textInput>
                  </w:ffData>
                </w:fldChar>
              </w:r>
              <w:r w:rsidR="00B4598A" w:rsidDel="007E6122">
                <w:delInstrText xml:space="preserve">FORMTEXT </w:delInstrText>
              </w:r>
              <w:r w:rsidR="009B5267" w:rsidDel="007E6122">
                <w:fldChar w:fldCharType="separate"/>
              </w:r>
              <w:r w:rsidR="00B4598A" w:rsidDel="007E6122">
                <w:delText>02.06.2017 00:00:00</w:delText>
              </w:r>
              <w:r w:rsidR="009B5267" w:rsidDel="007E6122">
                <w:fldChar w:fldCharType="end"/>
              </w:r>
            </w:del>
            <w:bookmarkEnd w:id="2"/>
          </w:p>
          <w:p w:rsidR="00AD40E3" w:rsidRDefault="00AD40E3" w:rsidP="00705912">
            <w:pPr>
              <w:jc w:val="right"/>
            </w:pPr>
          </w:p>
        </w:tc>
      </w:tr>
    </w:tbl>
    <w:p w:rsidR="00AD40E3" w:rsidRDefault="00AD40E3"/>
    <w:p w:rsidR="0034563D" w:rsidRDefault="000918F6">
      <w:r>
        <w:t>Fakturu, prosím, vystavte na Regionální radu regionu soudržnosti Střední Čechy (viz odběratel).</w:t>
      </w:r>
    </w:p>
    <w:p w:rsidR="00542815" w:rsidRDefault="009B5267">
      <w:r>
        <w:fldChar w:fldCharType="begin"/>
      </w:r>
      <w:r w:rsidR="00542815">
        <w:instrText xml:space="preserve"> AUTOTEXTLIST   \* MERGEFORMAT </w:instrText>
      </w:r>
      <w:r>
        <w:fldChar w:fldCharType="end"/>
      </w:r>
    </w:p>
    <w:p w:rsidR="0034563D" w:rsidRDefault="0034563D" w:rsidP="0034563D">
      <w:pPr>
        <w:jc w:val="both"/>
      </w:pPr>
      <w:r>
        <w:t xml:space="preserve">Přijetím této objednávky bere dodavatel na vědomí, že se stává </w:t>
      </w:r>
      <w:r w:rsidRPr="004A5562">
        <w:t>podle ustanovení § 2 písm. e) zákona č. 320/2001 Sb., o finanční kontrole ve veřejné správě a o změně některých zákonů (zákon o finanční kontrole</w:t>
      </w:r>
      <w:r>
        <w:t>)</w:t>
      </w:r>
      <w:r w:rsidRPr="004A5562">
        <w:t>, ve znění pozdějších předpisů, osobou povin</w:t>
      </w:r>
      <w:r>
        <w:t>n</w:t>
      </w:r>
      <w:r w:rsidRPr="004A5562">
        <w:t>ou spolupůsobit při výkonu finanční kontroly prováděné v souvislosti s úhradou zboží nebo služeb z veřejných výdajů</w:t>
      </w:r>
      <w:r w:rsidRPr="00287BBF">
        <w:t xml:space="preserve"> nebo z veřejné finanční podpory.</w:t>
      </w:r>
    </w:p>
    <w:p w:rsidR="00A07FD1" w:rsidRDefault="00A07FD1" w:rsidP="0034563D">
      <w:pPr>
        <w:jc w:val="both"/>
      </w:pPr>
    </w:p>
    <w:p w:rsidR="00A07FD1" w:rsidRDefault="00A07FD1" w:rsidP="0034563D">
      <w:pPr>
        <w:jc w:val="both"/>
      </w:pPr>
      <w:r>
        <w:t xml:space="preserve">Dodavatel je povinen uchovávat veškeré originální dokumenty související s realizací transakce po dobu 10 let od finančního ukončení projektu. </w:t>
      </w:r>
    </w:p>
    <w:p w:rsidR="00A07FD1" w:rsidRDefault="00A07FD1" w:rsidP="0034563D">
      <w:pPr>
        <w:jc w:val="both"/>
      </w:pPr>
    </w:p>
    <w:p w:rsidR="00A11A9E" w:rsidRPr="00981087" w:rsidRDefault="00A07FD1" w:rsidP="00A11A9E">
      <w:pPr>
        <w:rPr>
          <w:ins w:id="4" w:author="rothova" w:date="2017-11-27T09:56:00Z"/>
          <w:b/>
        </w:rPr>
      </w:pPr>
      <w:r>
        <w:t xml:space="preserve">Tato transakce je financována z projektu „OP TP 2014-2020“ </w:t>
      </w:r>
    </w:p>
    <w:p w:rsidR="00A11A9E" w:rsidRPr="00981087" w:rsidRDefault="00A11A9E" w:rsidP="00A11A9E">
      <w:pPr>
        <w:rPr>
          <w:ins w:id="5" w:author="rothova" w:date="2017-11-27T09:56:00Z"/>
          <w:rStyle w:val="datalabel"/>
          <w:b/>
        </w:rPr>
      </w:pPr>
      <w:ins w:id="6" w:author="rothova" w:date="2017-11-27T09:56:00Z">
        <w:r w:rsidRPr="00981087">
          <w:rPr>
            <w:b/>
          </w:rPr>
          <w:t>Zajištění kapacit na ukončování ROP SČ v letech 2018 – 2019</w:t>
        </w:r>
      </w:ins>
      <w:r>
        <w:rPr>
          <w:b/>
        </w:rPr>
        <w:t xml:space="preserve"> - </w:t>
      </w:r>
      <w:ins w:id="7" w:author="rothova" w:date="2017-11-27T09:56:00Z">
        <w:r w:rsidRPr="00981087">
          <w:rPr>
            <w:rStyle w:val="datalabel"/>
            <w:b/>
          </w:rPr>
          <w:t>CZ.08.1.125/0.0/0.0/15_003/0000101</w:t>
        </w:r>
      </w:ins>
    </w:p>
    <w:p w:rsidR="00A07FD1" w:rsidDel="00A11A9E" w:rsidRDefault="00A07FD1" w:rsidP="0034563D">
      <w:pPr>
        <w:jc w:val="both"/>
        <w:rPr>
          <w:del w:id="8" w:author="rothova" w:date="2017-11-27T09:56:00Z"/>
        </w:rPr>
      </w:pPr>
      <w:del w:id="9" w:author="rothova" w:date="2017-11-27T09:56:00Z">
        <w:r w:rsidDel="00A11A9E">
          <w:delText>Zajištění kapacit na ukončování ROP SČ v letech 2016 – 2017 – CZ.08.1.125/0.0/0.0/15_003/0000007.</w:delText>
        </w:r>
      </w:del>
    </w:p>
    <w:p w:rsidR="00A07FD1" w:rsidRPr="004A5562" w:rsidRDefault="00A07FD1" w:rsidP="0034563D">
      <w:pPr>
        <w:jc w:val="both"/>
      </w:pPr>
    </w:p>
    <w:p w:rsidR="000918F6" w:rsidRDefault="000918F6" w:rsidP="006E5F90"/>
    <w:p w:rsidR="000918F6" w:rsidRDefault="000918F6" w:rsidP="000918F6">
      <w:r>
        <w:t>S pozdravem</w:t>
      </w:r>
    </w:p>
    <w:p w:rsidR="000918F6" w:rsidRDefault="000918F6" w:rsidP="000918F6">
      <w:pPr>
        <w:jc w:val="both"/>
      </w:pPr>
    </w:p>
    <w:p w:rsidR="000918F6" w:rsidRDefault="00AF7A90" w:rsidP="000918F6">
      <w:pPr>
        <w:jc w:val="both"/>
      </w:pPr>
      <w:r>
        <w:t xml:space="preserve">Ing. </w:t>
      </w:r>
      <w:del w:id="10" w:author="rothova" w:date="2017-06-23T10:03:00Z">
        <w:r w:rsidDel="007E6122">
          <w:delText>Václav Chytil</w:delText>
        </w:r>
      </w:del>
      <w:ins w:id="11" w:author="rothova" w:date="2017-06-23T10:03:00Z">
        <w:r w:rsidR="007E6122">
          <w:t>Kamil Munia</w:t>
        </w:r>
      </w:ins>
    </w:p>
    <w:p w:rsidR="000918F6" w:rsidRDefault="000918F6" w:rsidP="000918F6">
      <w:pPr>
        <w:jc w:val="both"/>
      </w:pPr>
      <w:r>
        <w:t xml:space="preserve">ředitel Úřadu Regionální rady </w:t>
      </w:r>
    </w:p>
    <w:p w:rsidR="000918F6" w:rsidRDefault="000918F6" w:rsidP="00D63F36">
      <w:pPr>
        <w:jc w:val="both"/>
      </w:pPr>
      <w:r>
        <w:t>regionu soudržnosti Střední Čechy</w:t>
      </w:r>
    </w:p>
    <w:sectPr w:rsidR="000918F6" w:rsidSect="009B5267">
      <w:headerReference w:type="default" r:id="rId6"/>
      <w:footerReference w:type="default" r:id="rId7"/>
      <w:pgSz w:w="11906" w:h="16838"/>
      <w:pgMar w:top="2863" w:right="794" w:bottom="2081" w:left="2041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64E9" w:rsidRDefault="002D64E9">
      <w:pPr>
        <w:spacing w:line="240" w:lineRule="auto"/>
      </w:pPr>
      <w:r>
        <w:separator/>
      </w:r>
    </w:p>
  </w:endnote>
  <w:endnote w:type="continuationSeparator" w:id="0">
    <w:p w:rsidR="002D64E9" w:rsidRDefault="002D64E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MetaPro-Bold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etaPro-Book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40E3" w:rsidRPr="008C4342" w:rsidRDefault="00AD40E3">
    <w:pPr>
      <w:pStyle w:val="Zpat"/>
      <w:framePr w:wrap="around"/>
      <w:rPr>
        <w:rFonts w:ascii="Arial" w:hAnsi="Arial" w:cs="Arial"/>
        <w:sz w:val="16"/>
        <w:szCs w:val="16"/>
      </w:rPr>
    </w:pPr>
    <w:r w:rsidRPr="008C4342">
      <w:rPr>
        <w:rFonts w:ascii="Arial" w:hAnsi="Arial" w:cs="Arial"/>
        <w:sz w:val="16"/>
        <w:szCs w:val="16"/>
      </w:rPr>
      <w:t xml:space="preserve">regionální rada regionu soudržnosti střední </w:t>
    </w:r>
    <w:proofErr w:type="spellStart"/>
    <w:r w:rsidRPr="008C4342">
      <w:rPr>
        <w:rFonts w:ascii="Arial" w:hAnsi="Arial" w:cs="Arial"/>
        <w:sz w:val="16"/>
        <w:szCs w:val="16"/>
      </w:rPr>
      <w:t>čechy</w:t>
    </w:r>
    <w:proofErr w:type="spellEnd"/>
  </w:p>
  <w:p w:rsidR="00AD40E3" w:rsidRPr="008C4342" w:rsidRDefault="00D32681" w:rsidP="009F5AEC">
    <w:pPr>
      <w:pStyle w:val="mal"/>
      <w:framePr w:wrap="around"/>
      <w:rPr>
        <w:rFonts w:ascii="Arial" w:hAnsi="Arial" w:cs="Arial"/>
        <w:sz w:val="16"/>
        <w:szCs w:val="16"/>
      </w:rPr>
    </w:pPr>
    <w:r w:rsidRPr="008C4342">
      <w:rPr>
        <w:rFonts w:ascii="Arial" w:hAnsi="Arial" w:cs="Arial"/>
      </w:rPr>
      <w:t>Karlovo náměstí 313/8, 120 00 Praha 2</w:t>
    </w:r>
    <w:r w:rsidR="009F5AEC" w:rsidRPr="008C4342">
      <w:rPr>
        <w:rFonts w:ascii="Arial" w:hAnsi="Arial" w:cs="Arial"/>
        <w:sz w:val="16"/>
        <w:szCs w:val="16"/>
      </w:rPr>
      <w:t xml:space="preserve">, </w:t>
    </w:r>
    <w:r w:rsidR="008C4342" w:rsidRPr="008C4342">
      <w:rPr>
        <w:rFonts w:ascii="Arial" w:hAnsi="Arial" w:cs="Arial"/>
        <w:sz w:val="16"/>
        <w:szCs w:val="16"/>
      </w:rPr>
      <w:t xml:space="preserve">tel. 222 749 769, </w:t>
    </w:r>
    <w:r w:rsidR="009F5AEC" w:rsidRPr="008C4342">
      <w:rPr>
        <w:rFonts w:ascii="Arial" w:hAnsi="Arial" w:cs="Arial"/>
        <w:sz w:val="16"/>
        <w:szCs w:val="16"/>
      </w:rPr>
      <w:t>info@ropsc.cz, www.ropstrednicechy.cz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64E9" w:rsidRDefault="002D64E9">
      <w:pPr>
        <w:spacing w:line="240" w:lineRule="auto"/>
      </w:pPr>
      <w:r>
        <w:separator/>
      </w:r>
    </w:p>
  </w:footnote>
  <w:footnote w:type="continuationSeparator" w:id="0">
    <w:p w:rsidR="002D64E9" w:rsidRDefault="002D64E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803" w:rsidRDefault="00C75803" w:rsidP="00BA0409">
    <w:pPr>
      <w:pStyle w:val="Zhlav"/>
      <w:framePr w:wrap="auto" w:vAnchor="margin" w:hAnchor="text" w:xAlign="left" w:yAlign="inline"/>
      <w:jc w:val="right"/>
      <w:rPr>
        <w:rFonts w:ascii="Arial" w:hAnsi="Arial" w:cs="Arial"/>
        <w:caps w:val="0"/>
      </w:rPr>
    </w:pPr>
  </w:p>
  <w:p w:rsidR="00BA0409" w:rsidRDefault="00BA0409" w:rsidP="00BA0409">
    <w:pPr>
      <w:pStyle w:val="Zhlav"/>
      <w:framePr w:wrap="auto" w:vAnchor="margin" w:hAnchor="text" w:xAlign="left" w:yAlign="inline"/>
      <w:jc w:val="right"/>
      <w:rPr>
        <w:rFonts w:ascii="Arial" w:hAnsi="Arial" w:cs="Arial"/>
        <w:caps w:val="0"/>
      </w:rPr>
    </w:pPr>
    <w:r w:rsidRPr="00BA0409">
      <w:rPr>
        <w:rFonts w:ascii="Arial" w:hAnsi="Arial" w:cs="Arial"/>
        <w:caps w:val="0"/>
      </w:rPr>
      <w:t>O</w:t>
    </w:r>
    <w:r>
      <w:rPr>
        <w:rFonts w:ascii="Arial" w:hAnsi="Arial" w:cs="Arial"/>
        <w:caps w:val="0"/>
      </w:rPr>
      <w:t>BJEDNÁVKA</w:t>
    </w:r>
    <w:r w:rsidRPr="00BA0409">
      <w:rPr>
        <w:rFonts w:ascii="Arial" w:hAnsi="Arial" w:cs="Arial"/>
        <w:caps w:val="0"/>
      </w:rPr>
      <w:t xml:space="preserve"> č.</w:t>
    </w:r>
    <w:r w:rsidR="00A11A9E">
      <w:rPr>
        <w:rFonts w:ascii="Arial" w:hAnsi="Arial" w:cs="Arial"/>
        <w:caps w:val="0"/>
      </w:rPr>
      <w:t xml:space="preserve"> 00XX/2018</w:t>
    </w:r>
  </w:p>
  <w:p w:rsidR="00C75803" w:rsidRPr="00BA0409" w:rsidRDefault="00C75803" w:rsidP="00BA0409">
    <w:pPr>
      <w:pStyle w:val="Zhlav"/>
      <w:framePr w:wrap="auto" w:vAnchor="margin" w:hAnchor="text" w:xAlign="left" w:yAlign="inline"/>
      <w:jc w:val="right"/>
      <w:rPr>
        <w:rFonts w:ascii="Arial" w:hAnsi="Arial" w:cs="Arial"/>
        <w:caps w:val="0"/>
      </w:rPr>
    </w:pPr>
  </w:p>
  <w:p w:rsidR="00AD40E3" w:rsidRPr="00BA0409" w:rsidRDefault="00AD40E3">
    <w:pPr>
      <w:pStyle w:val="Zhlav"/>
      <w:framePr w:wrap="auto" w:vAnchor="margin" w:hAnchor="text" w:xAlign="left" w:yAlign="inline"/>
      <w:rPr>
        <w:rFonts w:ascii="Arial" w:hAnsi="Arial" w:cs="Arial"/>
        <w:caps w:val="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D6384"/>
    <w:rsid w:val="000024FA"/>
    <w:rsid w:val="00005919"/>
    <w:rsid w:val="00005EA4"/>
    <w:rsid w:val="00014214"/>
    <w:rsid w:val="00015633"/>
    <w:rsid w:val="00017253"/>
    <w:rsid w:val="00055994"/>
    <w:rsid w:val="000565AD"/>
    <w:rsid w:val="000567DD"/>
    <w:rsid w:val="0006113C"/>
    <w:rsid w:val="00066666"/>
    <w:rsid w:val="000813CD"/>
    <w:rsid w:val="00087295"/>
    <w:rsid w:val="000918F6"/>
    <w:rsid w:val="00095141"/>
    <w:rsid w:val="000C2DCB"/>
    <w:rsid w:val="00104019"/>
    <w:rsid w:val="00113281"/>
    <w:rsid w:val="00183413"/>
    <w:rsid w:val="001958B7"/>
    <w:rsid w:val="001A6FDB"/>
    <w:rsid w:val="001C768F"/>
    <w:rsid w:val="00205FF4"/>
    <w:rsid w:val="0021095B"/>
    <w:rsid w:val="00214AF1"/>
    <w:rsid w:val="00257D7E"/>
    <w:rsid w:val="002679B4"/>
    <w:rsid w:val="00284E69"/>
    <w:rsid w:val="00287BBF"/>
    <w:rsid w:val="002A509B"/>
    <w:rsid w:val="002D5E51"/>
    <w:rsid w:val="002D64E9"/>
    <w:rsid w:val="003007D9"/>
    <w:rsid w:val="0030163C"/>
    <w:rsid w:val="003115EE"/>
    <w:rsid w:val="00314590"/>
    <w:rsid w:val="00324584"/>
    <w:rsid w:val="003302FA"/>
    <w:rsid w:val="0034563D"/>
    <w:rsid w:val="00373519"/>
    <w:rsid w:val="00375267"/>
    <w:rsid w:val="003873FC"/>
    <w:rsid w:val="00393021"/>
    <w:rsid w:val="003B15E8"/>
    <w:rsid w:val="003B2F22"/>
    <w:rsid w:val="003D3F54"/>
    <w:rsid w:val="003D58E2"/>
    <w:rsid w:val="003E0368"/>
    <w:rsid w:val="00415FD8"/>
    <w:rsid w:val="00417A8F"/>
    <w:rsid w:val="00434A81"/>
    <w:rsid w:val="00446615"/>
    <w:rsid w:val="00450FEE"/>
    <w:rsid w:val="00460B38"/>
    <w:rsid w:val="00472438"/>
    <w:rsid w:val="00480E4E"/>
    <w:rsid w:val="004814D2"/>
    <w:rsid w:val="00495918"/>
    <w:rsid w:val="00497204"/>
    <w:rsid w:val="004A5562"/>
    <w:rsid w:val="004D5DC9"/>
    <w:rsid w:val="004E585E"/>
    <w:rsid w:val="00534824"/>
    <w:rsid w:val="00542815"/>
    <w:rsid w:val="00554B1F"/>
    <w:rsid w:val="00562733"/>
    <w:rsid w:val="00572AC3"/>
    <w:rsid w:val="0058155E"/>
    <w:rsid w:val="00592E9C"/>
    <w:rsid w:val="005931A6"/>
    <w:rsid w:val="005B2082"/>
    <w:rsid w:val="005C349F"/>
    <w:rsid w:val="00610B8B"/>
    <w:rsid w:val="0062636E"/>
    <w:rsid w:val="00634569"/>
    <w:rsid w:val="006556BD"/>
    <w:rsid w:val="006637EE"/>
    <w:rsid w:val="006A36C4"/>
    <w:rsid w:val="006E2AFA"/>
    <w:rsid w:val="006E5F90"/>
    <w:rsid w:val="006F7DB6"/>
    <w:rsid w:val="00702B2A"/>
    <w:rsid w:val="00705912"/>
    <w:rsid w:val="00711E51"/>
    <w:rsid w:val="007172EE"/>
    <w:rsid w:val="00741811"/>
    <w:rsid w:val="007542C7"/>
    <w:rsid w:val="00760EE2"/>
    <w:rsid w:val="0076319E"/>
    <w:rsid w:val="00763225"/>
    <w:rsid w:val="007762D2"/>
    <w:rsid w:val="00782915"/>
    <w:rsid w:val="00784507"/>
    <w:rsid w:val="007D552D"/>
    <w:rsid w:val="007E6122"/>
    <w:rsid w:val="007F0248"/>
    <w:rsid w:val="007F2D84"/>
    <w:rsid w:val="007F43F4"/>
    <w:rsid w:val="007F789C"/>
    <w:rsid w:val="0080773D"/>
    <w:rsid w:val="0080798F"/>
    <w:rsid w:val="008143FF"/>
    <w:rsid w:val="00824A8B"/>
    <w:rsid w:val="00826EF6"/>
    <w:rsid w:val="00872023"/>
    <w:rsid w:val="0088592D"/>
    <w:rsid w:val="008A4CA1"/>
    <w:rsid w:val="008C3DB6"/>
    <w:rsid w:val="008C4342"/>
    <w:rsid w:val="008D61B8"/>
    <w:rsid w:val="008E22FD"/>
    <w:rsid w:val="008E59D9"/>
    <w:rsid w:val="009030B6"/>
    <w:rsid w:val="009238EF"/>
    <w:rsid w:val="00931CA0"/>
    <w:rsid w:val="00934019"/>
    <w:rsid w:val="00934DED"/>
    <w:rsid w:val="00934EA2"/>
    <w:rsid w:val="00945C3F"/>
    <w:rsid w:val="009844B7"/>
    <w:rsid w:val="00997693"/>
    <w:rsid w:val="009B135B"/>
    <w:rsid w:val="009B5267"/>
    <w:rsid w:val="009B5F46"/>
    <w:rsid w:val="009C0C51"/>
    <w:rsid w:val="009F5AEC"/>
    <w:rsid w:val="00A07FD1"/>
    <w:rsid w:val="00A11A9E"/>
    <w:rsid w:val="00A3066A"/>
    <w:rsid w:val="00A36E8C"/>
    <w:rsid w:val="00A43085"/>
    <w:rsid w:val="00A525C8"/>
    <w:rsid w:val="00A75AB3"/>
    <w:rsid w:val="00A92215"/>
    <w:rsid w:val="00A957E7"/>
    <w:rsid w:val="00AA3C59"/>
    <w:rsid w:val="00AC7955"/>
    <w:rsid w:val="00AC7D90"/>
    <w:rsid w:val="00AD40E3"/>
    <w:rsid w:val="00AF0070"/>
    <w:rsid w:val="00AF1790"/>
    <w:rsid w:val="00AF7A90"/>
    <w:rsid w:val="00B12C24"/>
    <w:rsid w:val="00B2159A"/>
    <w:rsid w:val="00B22B3D"/>
    <w:rsid w:val="00B30317"/>
    <w:rsid w:val="00B31AFD"/>
    <w:rsid w:val="00B327B4"/>
    <w:rsid w:val="00B33A4C"/>
    <w:rsid w:val="00B430D9"/>
    <w:rsid w:val="00B4598A"/>
    <w:rsid w:val="00B813BC"/>
    <w:rsid w:val="00BA0409"/>
    <w:rsid w:val="00BA6191"/>
    <w:rsid w:val="00BC48B5"/>
    <w:rsid w:val="00BD7DB9"/>
    <w:rsid w:val="00BF342F"/>
    <w:rsid w:val="00C00B70"/>
    <w:rsid w:val="00C02C53"/>
    <w:rsid w:val="00C07482"/>
    <w:rsid w:val="00C20DFF"/>
    <w:rsid w:val="00C71BAE"/>
    <w:rsid w:val="00C72318"/>
    <w:rsid w:val="00C75803"/>
    <w:rsid w:val="00CB6A75"/>
    <w:rsid w:val="00CC3457"/>
    <w:rsid w:val="00CD253B"/>
    <w:rsid w:val="00CD6384"/>
    <w:rsid w:val="00CF59AB"/>
    <w:rsid w:val="00D01D8D"/>
    <w:rsid w:val="00D02BA0"/>
    <w:rsid w:val="00D25035"/>
    <w:rsid w:val="00D300D6"/>
    <w:rsid w:val="00D32681"/>
    <w:rsid w:val="00D63F36"/>
    <w:rsid w:val="00D76A15"/>
    <w:rsid w:val="00DC204B"/>
    <w:rsid w:val="00DF1C14"/>
    <w:rsid w:val="00DF73BA"/>
    <w:rsid w:val="00E01DA2"/>
    <w:rsid w:val="00E12D73"/>
    <w:rsid w:val="00E2312F"/>
    <w:rsid w:val="00E30875"/>
    <w:rsid w:val="00E373FA"/>
    <w:rsid w:val="00E519B6"/>
    <w:rsid w:val="00E76082"/>
    <w:rsid w:val="00E90052"/>
    <w:rsid w:val="00EA05B2"/>
    <w:rsid w:val="00EA3B70"/>
    <w:rsid w:val="00EA4488"/>
    <w:rsid w:val="00ED1C6C"/>
    <w:rsid w:val="00EF7B3F"/>
    <w:rsid w:val="00F01484"/>
    <w:rsid w:val="00F05032"/>
    <w:rsid w:val="00F2218C"/>
    <w:rsid w:val="00F34010"/>
    <w:rsid w:val="00F51D2C"/>
    <w:rsid w:val="00F6206D"/>
    <w:rsid w:val="00F948B5"/>
    <w:rsid w:val="00FC73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9B5267"/>
    <w:pPr>
      <w:tabs>
        <w:tab w:val="left" w:pos="5160"/>
      </w:tabs>
      <w:spacing w:line="340" w:lineRule="exact"/>
    </w:pPr>
    <w:rPr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semiHidden/>
    <w:rsid w:val="009B5267"/>
    <w:pPr>
      <w:framePr w:wrap="around" w:vAnchor="page" w:hAnchor="page" w:x="7202" w:y="1192"/>
      <w:tabs>
        <w:tab w:val="center" w:pos="4536"/>
        <w:tab w:val="right" w:pos="9072"/>
      </w:tabs>
      <w:spacing w:line="360" w:lineRule="exact"/>
    </w:pPr>
    <w:rPr>
      <w:rFonts w:ascii="MetaPro-Bold" w:hAnsi="MetaPro-Bold" w:cs="MetaPro-Bold"/>
      <w:b/>
      <w:bCs/>
      <w:caps/>
      <w:color w:val="000000"/>
      <w:spacing w:val="24"/>
      <w:sz w:val="30"/>
      <w:szCs w:val="30"/>
    </w:rPr>
  </w:style>
  <w:style w:type="character" w:customStyle="1" w:styleId="ZhlavChar">
    <w:name w:val="Záhlaví Char"/>
    <w:basedOn w:val="Standardnpsmoodstavce"/>
    <w:link w:val="Zhlav"/>
    <w:uiPriority w:val="99"/>
    <w:semiHidden/>
    <w:locked/>
    <w:rsid w:val="009B5267"/>
    <w:rPr>
      <w:rFonts w:cs="Times New Roman"/>
    </w:rPr>
  </w:style>
  <w:style w:type="paragraph" w:styleId="Zpat">
    <w:name w:val="footer"/>
    <w:basedOn w:val="Normln"/>
    <w:link w:val="ZpatChar"/>
    <w:uiPriority w:val="99"/>
    <w:semiHidden/>
    <w:rsid w:val="009B5267"/>
    <w:pPr>
      <w:framePr w:wrap="around" w:vAnchor="page" w:hAnchor="text" w:y="15684"/>
      <w:tabs>
        <w:tab w:val="center" w:pos="4536"/>
        <w:tab w:val="right" w:pos="9072"/>
      </w:tabs>
      <w:spacing w:line="180" w:lineRule="exact"/>
    </w:pPr>
    <w:rPr>
      <w:rFonts w:ascii="MetaPro-Bold" w:hAnsi="MetaPro-Bold" w:cs="MetaPro-Bold"/>
      <w:b/>
      <w:bCs/>
      <w:smallCaps/>
      <w:color w:val="000000"/>
      <w:spacing w:val="10"/>
      <w:sz w:val="15"/>
      <w:szCs w:val="15"/>
    </w:rPr>
  </w:style>
  <w:style w:type="character" w:customStyle="1" w:styleId="ZpatChar">
    <w:name w:val="Zápatí Char"/>
    <w:basedOn w:val="Standardnpsmoodstavce"/>
    <w:link w:val="Zpat"/>
    <w:uiPriority w:val="99"/>
    <w:semiHidden/>
    <w:locked/>
    <w:rsid w:val="009B5267"/>
    <w:rPr>
      <w:rFonts w:cs="Times New Roman"/>
    </w:rPr>
  </w:style>
  <w:style w:type="paragraph" w:customStyle="1" w:styleId="sloobjednvky">
    <w:name w:val="číslo objednávky"/>
    <w:basedOn w:val="Zhlav"/>
    <w:uiPriority w:val="99"/>
    <w:rsid w:val="009B5267"/>
    <w:pPr>
      <w:framePr w:wrap="around" w:vAnchor="margin" w:hAnchor="text" w:xAlign="right"/>
    </w:pPr>
  </w:style>
  <w:style w:type="paragraph" w:customStyle="1" w:styleId="mal">
    <w:name w:val="malé"/>
    <w:basedOn w:val="Zpat"/>
    <w:uiPriority w:val="99"/>
    <w:rsid w:val="009B5267"/>
    <w:pPr>
      <w:framePr w:wrap="around"/>
    </w:pPr>
    <w:rPr>
      <w:rFonts w:ascii="MetaPro-Book" w:hAnsi="MetaPro-Book" w:cs="MetaPro-Book"/>
      <w:b w:val="0"/>
      <w:bCs w:val="0"/>
      <w:smallCaps w:val="0"/>
      <w:spacing w:val="0"/>
    </w:rPr>
  </w:style>
  <w:style w:type="character" w:customStyle="1" w:styleId="datalabel">
    <w:name w:val="datalabel"/>
    <w:basedOn w:val="Standardnpsmoodstavce"/>
    <w:rsid w:val="00A11A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409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Pro: </vt:lpstr>
    </vt:vector>
  </TitlesOfParts>
  <Company>ReDesign</Company>
  <LinksUpToDate>false</LinksUpToDate>
  <CharactersWithSpaces>1337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Pro: </dc:title>
  <dc:subject/>
  <dc:creator>ve</dc:creator>
  <cp:keywords/>
  <dc:description/>
  <cp:lastModifiedBy>rothova</cp:lastModifiedBy>
  <cp:revision>3</cp:revision>
  <dcterms:created xsi:type="dcterms:W3CDTF">2017-06-23T09:45:00Z</dcterms:created>
  <dcterms:modified xsi:type="dcterms:W3CDTF">2017-11-27T08:58:00Z</dcterms:modified>
</cp:coreProperties>
</file>